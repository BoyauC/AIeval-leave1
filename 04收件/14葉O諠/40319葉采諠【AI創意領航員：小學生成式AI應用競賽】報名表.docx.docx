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color w:val="ff0000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37"/>
                <w:szCs w:val="37"/>
                <w:rtl w:val="0"/>
              </w:rPr>
              <w:t xml:space="preserve">請建立副本，不要直接使用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https://canva.link/5a1ortdsl7gcbhz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葉采諠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東園國小 四丙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謝謝爸爸照顧我.做麵包給我.帶我出去玩.幫我買衣服  要懂得感恩家人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4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說明：幫助我學習.溝通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sdt>
        <w:sdtPr>
          <w:id w:val="433197181"/>
          <w:tag w:val="goog_rdk_0"/>
        </w:sdtPr>
        <w:sdtContent>
          <w:ins w:author="40318李姵岑" w:id="0" w:date="2026-05-25T05:05:21Z"/>
          <w:sdt>
            <w:sdtPr>
              <w:id w:val="-87092622"/>
              <w:tag w:val="goog_rdk_1"/>
            </w:sdtPr>
            <w:sdtContent>
              <w:ins w:author="40318李姵岑" w:id="0" w:date="2026-05-25T05:05:21Z">
                <w:r w:rsidDel="00000000" w:rsidR="00000000" w:rsidRPr="00000000">
                  <w:rPr>
                    <w:rFonts w:ascii="DFKai-SB" w:cs="DFKai-SB" w:eastAsia="DFKai-SB" w:hAnsi="DFKai-SB"/>
                    <w:u w:val="single"/>
                    <w:rtl w:val="0"/>
                    <w:rPrChange w:author="40318李姵岑" w:id="1" w:date="2026-05-25T05:05:21Z">
                      <w:rPr>
                        <w:rFonts w:ascii="DFKai-SB" w:cs="DFKai-SB" w:eastAsia="DFKai-SB" w:hAnsi="DFKai-SB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single"/>
                        <w:shd w:fill="auto" w:val="clear"/>
                        <w:vertAlign w:val="baseline"/>
                      </w:rPr>
                    </w:rPrChange>
                  </w:rPr>
                  <w:t xml:space="preserve">因為我跟他說的圖片是小女孩,但她畫出來的圖片是小男孩</w:t>
                </w:r>
              </w:ins>
            </w:sdtContent>
          </w:sdt>
          <w:ins w:author="40318李姵岑" w:id="0" w:date="2026-05-25T05:05:21Z"/>
        </w:sdtContent>
      </w:sdt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sdt>
      <w:sdtPr>
        <w:id w:val="-187836653"/>
        <w:tag w:val="goog_rdk_2"/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600" w:lineRule="auto"/>
            <w:ind w:left="958" w:right="0" w:firstLine="0"/>
            <w:jc w:val="left"/>
            <w:rPr>
              <w:rPrChange w:author="40318李姵岑" w:id="2" w:date="2026-05-25T05:04:37Z">
                <w:rPr>
                  <w:rFonts w:ascii="DFKai-SB" w:cs="DFKai-SB" w:eastAsia="DFKai-SB" w:hAnsi="DFKai-SB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40318李姵岑" w:id="0" w:date="2026-05-25T05:04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240" w:before="120" w:line="600" w:lineRule="auto"/>
                <w:ind w:left="958" w:right="0" w:firstLine="0"/>
                <w:jc w:val="left"/>
              </w:pPr>
            </w:pPrChange>
          </w:pP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DFKai-SB" w:cs="DFKai-SB" w:eastAsia="DFKai-SB" w:hAnsi="DFKai-SB"/>
              <w:u w:val="single"/>
              <w:rtl w:val="0"/>
            </w:rPr>
            <w:t xml:space="preserve">寫作.畫圖</w:t>
          </w: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V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google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文件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sdt>
        <w:sdtPr>
          <w:id w:val="-70175818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雖然擅長快速產出和分析數據，但最終的風格定調、美感優化和價值判斷，依然必須仰賴人類的智慧</w:t>
          </w:r>
        </w:sdtContent>
      </w:sdt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+xK4Vgh7KdmoiTxU2GDtm7IJQ==">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